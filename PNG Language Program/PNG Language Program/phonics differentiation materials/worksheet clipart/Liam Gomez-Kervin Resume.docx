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sz w:val="56"/>
          <w:szCs w:val="5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Liam Gomez-Kervin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M: 0457595829</w:t>
      </w:r>
    </w:p>
    <w:p w:rsidR="00000000" w:rsidDel="00000000" w:rsidP="00000000" w:rsidRDefault="00000000" w:rsidRPr="00000000" w14:paraId="00000003">
      <w:pPr>
        <w:pBdr>
          <w:bottom w:color="000000" w:space="4" w:sz="4" w:val="single"/>
        </w:pBdr>
        <w:spacing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Liam_Gomez-Kervin@outlook.com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27"/>
        </w:tabs>
        <w:spacing w:line="276" w:lineRule="auto"/>
        <w:ind w:right="-1240"/>
        <w:rPr>
          <w:rFonts w:ascii="Calibri" w:cs="Calibri" w:eastAsia="Calibri" w:hAnsi="Calibri"/>
          <w:i w:val="0"/>
          <w:color w:val="1f497d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0"/>
          <w:color w:val="1f497d"/>
          <w:sz w:val="20"/>
          <w:szCs w:val="20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Passionate and experienced teacher seeking specialist teaching roles in STEM, PE, or Mandarin Chinese. Strong background working with diverse educational contexts from Foundation to Grade-6 to university level in Australia and Taiwan. A creative and independent problem-solver who enjoys collaborating on diverse curriculums, and seeking a school that values professional development and evidence-based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27"/>
        </w:tabs>
        <w:spacing w:line="276" w:lineRule="auto"/>
        <w:ind w:right="-1240"/>
        <w:rPr>
          <w:rFonts w:ascii="Calibri" w:cs="Calibri" w:eastAsia="Calibri" w:hAnsi="Calibri"/>
          <w:i w:val="0"/>
          <w:color w:val="1f497d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0"/>
          <w:color w:val="1f497d"/>
          <w:sz w:val="20"/>
          <w:szCs w:val="2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tabs>
          <w:tab w:val="left" w:leader="none" w:pos="212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Creativity: </w:t>
        <w:tab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digital and physical tools to generate differentiated learning using assessment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Identifying opportunities to collaborate and design work units and assessments covering diverse curricula e.g. Digital Technologies-Mathematics, Taiwanese English curriculum - Australian humanities curriculum, and Science-Literacy.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Independence: </w:t>
        <w:tab/>
      </w:r>
    </w:p>
    <w:p w:rsidR="00000000" w:rsidDel="00000000" w:rsidP="00000000" w:rsidRDefault="00000000" w:rsidRPr="00000000" w14:paraId="0000000D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Proactive in identifying problems and generating solutions including developing a Sports Education in Physical  Education Program for Grades 5-6, starting a professional development community for Taichung Foreign English teachers, starting a student-run podcast, developing a phonics scope and sequence for Taichung English teachers, setting up long-term pen pal program, organising and delivering professional development on behaviour management and wellbeing and creating a comprehensive Grade 1 English Foreign Language program to replace textbook-based instruction.</w:t>
      </w:r>
    </w:p>
    <w:p w:rsidR="00000000" w:rsidDel="00000000" w:rsidP="00000000" w:rsidRDefault="00000000" w:rsidRPr="00000000" w14:paraId="0000000E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tabs>
          <w:tab w:val="left" w:leader="none" w:pos="2127"/>
        </w:tabs>
        <w:spacing w:line="276" w:lineRule="auto"/>
        <w:ind w:right="-1240"/>
        <w:rPr>
          <w:rFonts w:ascii="Calibri" w:cs="Calibri" w:eastAsia="Calibri" w:hAnsi="Calibri"/>
          <w:i w:val="0"/>
          <w:color w:val="1f497d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0"/>
          <w:color w:val="1f497d"/>
          <w:sz w:val="20"/>
          <w:szCs w:val="20"/>
          <w:u w:val="single"/>
          <w:rtl w:val="0"/>
        </w:rPr>
        <w:t xml:space="preserve">RELEVANT EMPLOYMENT HISTORY</w:t>
      </w:r>
    </w:p>
    <w:p w:rsidR="00000000" w:rsidDel="00000000" w:rsidP="00000000" w:rsidRDefault="00000000" w:rsidRPr="00000000" w14:paraId="00000010">
      <w:pPr>
        <w:tabs>
          <w:tab w:val="left" w:leader="none" w:pos="212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April 2023 - Current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Professional Development Facilitator - Education Bureau of Taichung City Government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a phonics curriculum and learning tools</w:t>
      </w:r>
    </w:p>
    <w:p w:rsidR="00000000" w:rsidDel="00000000" w:rsidP="00000000" w:rsidRDefault="00000000" w:rsidRPr="00000000" w14:paraId="00000014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Delivering workshops for Taiwanese Local English Teachers, teaching assistants, and foreign teachers on </w:t>
      </w:r>
    </w:p>
    <w:p w:rsidR="00000000" w:rsidDel="00000000" w:rsidP="00000000" w:rsidRDefault="00000000" w:rsidRPr="00000000" w14:paraId="00000015">
      <w:pPr>
        <w:spacing w:line="360" w:lineRule="auto"/>
        <w:ind w:left="1440" w:right="14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Content and Language Integrated Learning (CLIL), Task-Based Learning (TBL), rubrics, phonics instruction, writing, classroom management and differentiation.</w:t>
      </w:r>
    </w:p>
    <w:p w:rsidR="00000000" w:rsidDel="00000000" w:rsidP="00000000" w:rsidRDefault="00000000" w:rsidRPr="00000000" w14:paraId="00000016">
      <w:pPr>
        <w:tabs>
          <w:tab w:val="left" w:leader="none" w:pos="212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Jan 2023 - Current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Curriculum Design – Pedagogy Non Grata</w:t>
      </w:r>
    </w:p>
    <w:p w:rsidR="00000000" w:rsidDel="00000000" w:rsidP="00000000" w:rsidRDefault="00000000" w:rsidRPr="00000000" w14:paraId="00000019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Collaborating with a small team of professionals in speech pathology, literacy intervention, teachers and researchers on an evidence-based literacy scope and sequence. My primary responsibility is developing a set of phonics differentiation and formative assessment tools.</w:t>
      </w:r>
    </w:p>
    <w:p w:rsidR="00000000" w:rsidDel="00000000" w:rsidP="00000000" w:rsidRDefault="00000000" w:rsidRPr="00000000" w14:paraId="0000001A">
      <w:pPr>
        <w:tabs>
          <w:tab w:val="left" w:leader="none" w:pos="212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July 2022 - Current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English Language Tutor – Independent (Taiwan)</w:t>
      </w:r>
    </w:p>
    <w:p w:rsidR="00000000" w:rsidDel="00000000" w:rsidP="00000000" w:rsidRDefault="00000000" w:rsidRPr="00000000" w14:paraId="0000001D">
      <w:pPr>
        <w:spacing w:line="36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a personalised curriculum to meet the needs of bilingual children living in Taiwan. Referencing the curriculum of their English-speaking parent home country, the Taiwanese English curriculum, and developing individual learning sequences, projects and assessments.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12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right="-63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Nov 2020- Current</w:t>
      </w:r>
    </w:p>
    <w:p w:rsidR="00000000" w:rsidDel="00000000" w:rsidP="00000000" w:rsidRDefault="00000000" w:rsidRPr="00000000" w14:paraId="00000020">
      <w:pPr>
        <w:spacing w:line="360" w:lineRule="auto"/>
        <w:ind w:left="720" w:right="-63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English immersion tour guide/cooking instructor – Lady Bug Organic Farm (小瓢蟲有機農場)</w:t>
      </w:r>
    </w:p>
    <w:p w:rsidR="00000000" w:rsidDel="00000000" w:rsidP="00000000" w:rsidRDefault="00000000" w:rsidRPr="00000000" w14:paraId="00000021">
      <w:pPr>
        <w:spacing w:line="360" w:lineRule="auto"/>
        <w:ind w:left="720" w:right="-63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recipes and teaching materials, conducting cooking lessons, and conducting English language immersion</w:t>
      </w:r>
    </w:p>
    <w:p w:rsidR="00000000" w:rsidDel="00000000" w:rsidP="00000000" w:rsidRDefault="00000000" w:rsidRPr="00000000" w14:paraId="00000022">
      <w:pPr>
        <w:spacing w:line="360" w:lineRule="auto"/>
        <w:ind w:left="720" w:right="-63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farm tours. </w:t>
      </w:r>
    </w:p>
    <w:p w:rsidR="00000000" w:rsidDel="00000000" w:rsidP="00000000" w:rsidRDefault="00000000" w:rsidRPr="00000000" w14:paraId="00000023">
      <w:pPr>
        <w:spacing w:line="360" w:lineRule="auto"/>
        <w:ind w:left="720" w:right="-63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on an English immersion outdoor winter camp</w:t>
      </w:r>
      <w:ins w:author="" w:id="0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right="-63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Feb 2020- Current</w:t>
      </w:r>
    </w:p>
    <w:p w:rsidR="00000000" w:rsidDel="00000000" w:rsidP="00000000" w:rsidRDefault="00000000" w:rsidRPr="00000000" w14:paraId="00000025">
      <w:pPr>
        <w:spacing w:line="360" w:lineRule="auto"/>
        <w:ind w:left="720" w:right="-63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English Foreign Language teacher – MingJheng Elementary School</w:t>
      </w:r>
    </w:p>
    <w:p w:rsidR="00000000" w:rsidDel="00000000" w:rsidP="00000000" w:rsidRDefault="00000000" w:rsidRPr="00000000" w14:paraId="00000026">
      <w:pPr>
        <w:spacing w:line="360" w:lineRule="auto"/>
        <w:ind w:left="1440" w:right="142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an immersive CLIL program including Social studies, Science, Physical Education, Reading, and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1800" w:right="14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ran a semester-long cooking and food appreciation class</w:t>
      </w:r>
      <w:ins w:author="" w:id="1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1800" w:right="14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Initiated and developed a series of Language Exchange projects with Dongxin Elementary and Abbotsford Primary School, including video calls, messaging, sharing videos, and letter writing.</w:t>
      </w:r>
    </w:p>
    <w:p w:rsidR="00000000" w:rsidDel="00000000" w:rsidP="00000000" w:rsidRDefault="00000000" w:rsidRPr="00000000" w14:paraId="00000029">
      <w:pPr>
        <w:spacing w:line="360" w:lineRule="auto"/>
        <w:ind w:left="1800" w:right="-6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right="-63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Feb 2020- Current</w:t>
      </w:r>
    </w:p>
    <w:p w:rsidR="00000000" w:rsidDel="00000000" w:rsidP="00000000" w:rsidRDefault="00000000" w:rsidRPr="00000000" w14:paraId="0000002B">
      <w:pPr>
        <w:spacing w:line="360" w:lineRule="auto"/>
        <w:ind w:left="720" w:right="-63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English Foreign Language teacher – Dongxin Elementary School</w:t>
      </w:r>
    </w:p>
    <w:p w:rsidR="00000000" w:rsidDel="00000000" w:rsidP="00000000" w:rsidRDefault="00000000" w:rsidRPr="00000000" w14:paraId="0000002C">
      <w:pPr>
        <w:spacing w:line="360" w:lineRule="auto"/>
        <w:ind w:left="1440" w:right="14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Developing an immersive English language program incorporating Social studies, Science, Physical Education, art, and writing.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1800" w:right="14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2022 - Led the creation and implementation of a student-run school podcast</w:t>
      </w:r>
      <w:ins w:author="" w:id="2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1800" w:right="14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Received a 95% score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end-of-year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evaluation, with specific praise for the use of TBL, differentiation, and the integration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higher-order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thinking skills into the course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1440" w:right="-63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right="-63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Mar 2018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right="-63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Classroom teacher – Gisborne Primary School</w:t>
      </w:r>
    </w:p>
    <w:p w:rsidR="00000000" w:rsidDel="00000000" w:rsidP="00000000" w:rsidRDefault="00000000" w:rsidRPr="00000000" w14:paraId="00000032">
      <w:pPr>
        <w:spacing w:line="360" w:lineRule="auto"/>
        <w:ind w:left="1440" w:right="14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Planning and delivering lessons in literacy, numeracy, science, and humanities in grades Prep, 1 and 5.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1800" w:right="14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2020 – Technologies instructional coach, providing support to other teachers in planning and delivering the technologies curriculum</w:t>
      </w:r>
      <w:ins w:author="" w:id="3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right="142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2019 - Led the school technologies initiative providing professional development and curriculum support in digital technologies</w:t>
      </w:r>
      <w:ins w:author="" w:id="4">
        <w:r w:rsidDel="00000000" w:rsidR="00000000" w:rsidRPr="00000000">
          <w:rPr>
            <w:rFonts w:ascii="Calibri" w:cs="Calibri" w:eastAsia="Calibri" w:hAnsi="Calibri"/>
            <w:color w:val="000000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right="-630"/>
        <w:rPr>
          <w:rFonts w:ascii="Calibri" w:cs="Calibri" w:eastAsia="Calibri" w:hAnsi="Calibri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right="-63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Jan 2017 – Mar 2018 </w:t>
      </w:r>
    </w:p>
    <w:p w:rsidR="00000000" w:rsidDel="00000000" w:rsidP="00000000" w:rsidRDefault="00000000" w:rsidRPr="00000000" w14:paraId="00000037">
      <w:pPr>
        <w:spacing w:line="360" w:lineRule="auto"/>
        <w:ind w:right="-63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Swim instructor – Western Leisure Services</w:t>
      </w:r>
    </w:p>
    <w:p w:rsidR="00000000" w:rsidDel="00000000" w:rsidP="00000000" w:rsidRDefault="00000000" w:rsidRPr="00000000" w14:paraId="00000038">
      <w:pPr>
        <w:spacing w:line="360" w:lineRule="auto"/>
        <w:ind w:right="14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Planning and delivering Swim lessons to children aged 3-16. </w:t>
      </w:r>
    </w:p>
    <w:p w:rsidR="00000000" w:rsidDel="00000000" w:rsidP="00000000" w:rsidRDefault="00000000" w:rsidRPr="00000000" w14:paraId="00000039">
      <w:pPr>
        <w:spacing w:line="360" w:lineRule="auto"/>
        <w:ind w:right="14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Dec 2014 - Mar 2015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English Second Language Tutor – Independent (Taiwan)</w:t>
      </w:r>
    </w:p>
    <w:p w:rsidR="00000000" w:rsidDel="00000000" w:rsidP="00000000" w:rsidRDefault="00000000" w:rsidRPr="00000000" w14:paraId="0000003C">
      <w:pPr>
        <w:spacing w:line="36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Organised and conducted individual English lessons for a wide variety of students; including technical language coaching for bilingual Gemmology conferences and play-based lessons for 5-year old</w:t>
      </w:r>
      <w:ins w:author="" w:id="5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s</w:t>
        </w:r>
      </w:ins>
      <w:ins w:author="" w:id="6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ins w:author="" w:id="5">
        <w:del w:author="" w:id="7"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delText xml:space="preserve">?</w:delText>
          </w:r>
        </w:del>
      </w:ins>
      <w:ins w:author="" w:id="8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***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Dec 2014 - Mar 2015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English Foreign language Teacher - Gram English School (Taiwan)</w:t>
      </w:r>
    </w:p>
    <w:p w:rsidR="00000000" w:rsidDel="00000000" w:rsidP="00000000" w:rsidRDefault="00000000" w:rsidRPr="00000000" w14:paraId="00000040">
      <w:pPr>
        <w:spacing w:line="360" w:lineRule="auto"/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Organised and conducted classroom lessons for students from Kindergarten to junior high school.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1800" w:right="-115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 offered a full-time position at a partnered </w:t>
      </w:r>
      <w:ins w:author="" w:id="9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p</w:t>
        </w:r>
      </w:ins>
      <w:del w:author="" w:id="9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delText xml:space="preserve">P</w:delText>
        </w:r>
      </w:del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rimary school</w:t>
      </w:r>
      <w:ins w:author="" w:id="10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1800" w:right="-1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Jul 2000 - Sep 2003</w:t>
        <w:tab/>
        <w:tab/>
      </w:r>
    </w:p>
    <w:p w:rsidR="00000000" w:rsidDel="00000000" w:rsidP="00000000" w:rsidRDefault="00000000" w:rsidRPr="00000000" w14:paraId="00000044">
      <w:pPr>
        <w:spacing w:line="360" w:lineRule="auto"/>
        <w:ind w:left="72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Martial Arts Coach</w:t>
      </w:r>
    </w:p>
    <w:p w:rsidR="00000000" w:rsidDel="00000000" w:rsidP="00000000" w:rsidRDefault="00000000" w:rsidRPr="00000000" w14:paraId="00000045">
      <w:pPr>
        <w:spacing w:line="360" w:lineRule="auto"/>
        <w:ind w:left="72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Taught Karate and Kung Fu to children and adults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right="-1150" w:hanging="360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Completed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Certificate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III in sports coaching</w:t>
      </w:r>
      <w:ins w:author="" w:id="11">
        <w:r w:rsidDel="00000000" w:rsidR="00000000" w:rsidRPr="00000000">
          <w:rPr>
            <w:rFonts w:ascii="Calibri" w:cs="Calibri" w:eastAsia="Calibri" w:hAnsi="Calibri"/>
            <w:color w:val="000000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1800" w:right="-115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Achieved a 2nd Dan Black Belt in karate</w:t>
      </w:r>
      <w:ins w:author="" w:id="12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.</w:t>
        </w:r>
      </w:ins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360" w:lineRule="auto"/>
        <w:rPr>
          <w:rFonts w:ascii="Calibri" w:cs="Calibri" w:eastAsia="Calibri" w:hAnsi="Calibri"/>
          <w:i w:val="0"/>
          <w:color w:val="1f497d"/>
          <w:sz w:val="20"/>
          <w:szCs w:val="20"/>
          <w:u w:val="single"/>
        </w:rPr>
      </w:pPr>
      <w:bookmarkStart w:colFirst="0" w:colLast="0" w:name="_heading=h.5sjvx6zi18cn" w:id="2"/>
      <w:bookmarkEnd w:id="2"/>
      <w:r w:rsidDel="00000000" w:rsidR="00000000" w:rsidRPr="00000000">
        <w:rPr>
          <w:rFonts w:ascii="Calibri" w:cs="Calibri" w:eastAsia="Calibri" w:hAnsi="Calibri"/>
          <w:i w:val="0"/>
          <w:color w:val="1f497d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Tertiary</w:t>
        <w:tab/>
        <w:t xml:space="preserve">Masters of Teaching (Primary)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RMIT University</w:t>
      </w:r>
    </w:p>
    <w:p w:rsidR="00000000" w:rsidDel="00000000" w:rsidP="00000000" w:rsidRDefault="00000000" w:rsidRPr="00000000" w14:paraId="0000004B">
      <w:pPr>
        <w:spacing w:line="360" w:lineRule="auto"/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2015 to 2017</w:t>
        <w:tab/>
      </w:r>
    </w:p>
    <w:p w:rsidR="00000000" w:rsidDel="00000000" w:rsidP="00000000" w:rsidRDefault="00000000" w:rsidRPr="00000000" w14:paraId="0000004C">
      <w:pPr>
        <w:spacing w:line="360" w:lineRule="auto"/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Successful completion of the Literacy and Numeracy Test for Initial Teacher </w:t>
        <w:tab/>
        <w:tab/>
        <w:tab/>
        <w:tab/>
        <w:tab/>
        <w:t xml:space="preserve">Education Students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Australian Council for Educational Research (ACER)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Nov 2017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72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Teacher of Swimming and Water Safety                                      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AUSTSWIM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November 2016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 xml:space="preserve">Bachelor of Psychology/Applied Science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RMIT University</w:t>
        <w:tab/>
        <w:tab/>
      </w:r>
    </w:p>
    <w:p w:rsidR="00000000" w:rsidDel="00000000" w:rsidP="00000000" w:rsidRDefault="00000000" w:rsidRPr="00000000" w14:paraId="00000057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2009 to 2013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Certificate III in sports coaching specialising in martial arts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A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International College of Kenshusei.</w:t>
        <w:tab/>
        <w:tab/>
      </w:r>
    </w:p>
    <w:p w:rsidR="00000000" w:rsidDel="00000000" w:rsidP="00000000" w:rsidRDefault="00000000" w:rsidRPr="00000000" w14:paraId="0000005B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2007 to 2008</w:t>
      </w:r>
    </w:p>
    <w:p w:rsidR="00000000" w:rsidDel="00000000" w:rsidP="00000000" w:rsidRDefault="00000000" w:rsidRPr="00000000" w14:paraId="0000005C">
      <w:pPr>
        <w:spacing w:line="360" w:lineRule="auto"/>
        <w:ind w:right="-115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line="360" w:lineRule="auto"/>
        <w:rPr>
          <w:rFonts w:ascii="Calibri" w:cs="Calibri" w:eastAsia="Calibri" w:hAnsi="Calibri"/>
          <w:i w:val="0"/>
          <w:color w:val="1f497d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0"/>
          <w:color w:val="1f497d"/>
          <w:sz w:val="20"/>
          <w:szCs w:val="20"/>
          <w:u w:val="single"/>
          <w:rtl w:val="0"/>
        </w:rPr>
        <w:t xml:space="preserve">REFEREES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周美吟 (Ariel): Academic Director at MingJheng Elementary School +886 4 2587 4455 #13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章嘉芷(Kay): Academic Director at Dongxin Elementary </w:t>
      </w:r>
      <w:ins w:author="" w:id="13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School</w:t>
        </w:r>
      </w:ins>
      <w:del w:author="" w:id="13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delText xml:space="preserve">Schoo l</w:delText>
        </w:r>
      </w:del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+886 </w:t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4 2588 1083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#710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李依儒 (Cleo):  Head of teaching team and English Coteacher MingJheng Elementary School +886 4-25874455 #15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巫居訓 (Sean): Manager at Lady Bug Organic Farm (小瓢蟲有機農場) +886 937773494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40" w:w="11900" w:orient="portrait"/>
      <w:pgMar w:bottom="826" w:top="567" w:left="851" w:right="84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b w:val="1"/>
        <w:i w:val="1"/>
        <w:color w:val="1f497d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B7E61"/>
  </w:style>
  <w:style w:type="paragraph" w:styleId="Heading1">
    <w:name w:val="heading 1"/>
    <w:basedOn w:val="Normal"/>
    <w:next w:val="Normal"/>
    <w:uiPriority w:val="9"/>
    <w:qFormat w:val="1"/>
    <w:rsid w:val="004B7E61"/>
    <w:pPr>
      <w:keepNext w:val="1"/>
      <w:spacing w:after="60" w:before="240"/>
      <w:outlineLvl w:val="0"/>
    </w:pPr>
    <w:rPr>
      <w:rFonts w:ascii="Arial" w:hAnsi="Arial"/>
      <w:b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B7E61"/>
    <w:pPr>
      <w:keepNext w:val="1"/>
      <w:spacing w:after="60" w:before="240"/>
      <w:outlineLvl w:val="1"/>
    </w:pPr>
    <w:rPr>
      <w:rFonts w:ascii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rsid w:val="004B7E61"/>
    <w:pPr>
      <w:keepNext w:val="1"/>
      <w:spacing w:after="60" w:before="240"/>
      <w:outlineLvl w:val="2"/>
    </w:pPr>
    <w:rPr>
      <w:rFonts w:ascii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rsid w:val="004B7E61"/>
    <w:rPr>
      <w:color w:val="0000ff"/>
      <w:u w:val="single"/>
    </w:rPr>
  </w:style>
  <w:style w:type="character" w:styleId="FollowedHyperlink">
    <w:name w:val="FollowedHyperlink"/>
    <w:rsid w:val="00C77781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 w:val="1"/>
    <w:rsid w:val="00C012BF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rsid w:val="00C012BF"/>
    <w:rPr>
      <w:sz w:val="24"/>
      <w:szCs w:val="24"/>
    </w:rPr>
  </w:style>
  <w:style w:type="character" w:styleId="PageNumber">
    <w:name w:val="page number"/>
    <w:uiPriority w:val="99"/>
    <w:semiHidden w:val="1"/>
    <w:unhideWhenUsed w:val="1"/>
    <w:rsid w:val="00C012BF"/>
  </w:style>
  <w:style w:type="paragraph" w:styleId="Header">
    <w:name w:val="header"/>
    <w:basedOn w:val="Normal"/>
    <w:link w:val="HeaderChar"/>
    <w:uiPriority w:val="99"/>
    <w:unhideWhenUsed w:val="1"/>
    <w:rsid w:val="00C012B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C012BF"/>
    <w:rPr>
      <w:sz w:val="24"/>
      <w:szCs w:val="24"/>
    </w:rPr>
  </w:style>
  <w:style w:type="character" w:styleId="IntenseEmphasis">
    <w:name w:val="Intense Emphasis"/>
    <w:uiPriority w:val="21"/>
    <w:qFormat w:val="1"/>
    <w:rsid w:val="008F1E1D"/>
    <w:rPr>
      <w:b w:val="1"/>
      <w:bCs w:val="1"/>
      <w:i w:val="1"/>
      <w:iCs w:val="1"/>
      <w:color w:val="4f81bd"/>
    </w:rPr>
  </w:style>
  <w:style w:type="paragraph" w:styleId="ListParagraph">
    <w:name w:val="List Paragraph"/>
    <w:basedOn w:val="Normal"/>
    <w:uiPriority w:val="34"/>
    <w:qFormat w:val="1"/>
    <w:rsid w:val="00A8224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91CE9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91CE9"/>
    <w:rPr>
      <w:rFonts w:ascii="Lucida Grande" w:cs="Lucida Grande" w:hAnsi="Lucida Grande"/>
      <w:sz w:val="18"/>
      <w:szCs w:val="18"/>
    </w:rPr>
  </w:style>
  <w:style w:type="character" w:styleId="pslongeditbox1" w:customStyle="1">
    <w:name w:val="pslongeditbox1"/>
    <w:basedOn w:val="DefaultParagraphFont"/>
    <w:rsid w:val="00CA7C51"/>
    <w:rPr>
      <w:rFonts w:ascii="Arial" w:cs="Arial" w:hAnsi="Arial" w:hint="default"/>
      <w:b w:val="0"/>
      <w:bCs w:val="0"/>
      <w:i w:val="0"/>
      <w:iCs w:val="0"/>
      <w:color w:val="000000"/>
      <w:sz w:val="18"/>
      <w:szCs w:val="18"/>
    </w:rPr>
  </w:style>
  <w:style w:type="character" w:styleId="Heading2Char" w:customStyle="1">
    <w:name w:val="Heading 2 Char"/>
    <w:basedOn w:val="DefaultParagraphFont"/>
    <w:link w:val="Heading2"/>
    <w:rsid w:val="00A44068"/>
    <w:rPr>
      <w:rFonts w:ascii="Arial" w:hAnsi="Arial"/>
      <w:b w:val="1"/>
      <w:i w:val="1"/>
      <w:sz w:val="28"/>
      <w:szCs w:val="28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0F2E05"/>
    <w:rPr>
      <w:color w:val="808080"/>
      <w:shd w:color="auto" w:fill="e6e6e6" w:val="clear"/>
    </w:rPr>
  </w:style>
  <w:style w:type="paragraph" w:styleId="paragraph" w:customStyle="1">
    <w:name w:val="paragraph"/>
    <w:basedOn w:val="Normal"/>
    <w:rsid w:val="004A2F8C"/>
    <w:pPr>
      <w:spacing w:after="100" w:afterAutospacing="1" w:before="100" w:beforeAutospacing="1"/>
    </w:pPr>
    <w:rPr>
      <w:lang w:eastAsia="en-AU"/>
    </w:rPr>
  </w:style>
  <w:style w:type="character" w:styleId="normaltextrun" w:customStyle="1">
    <w:name w:val="normaltextrun"/>
    <w:basedOn w:val="DefaultParagraphFont"/>
    <w:rsid w:val="004A2F8C"/>
  </w:style>
  <w:style w:type="character" w:styleId="eop" w:customStyle="1">
    <w:name w:val="eop"/>
    <w:basedOn w:val="DefaultParagraphFont"/>
    <w:rsid w:val="004A2F8C"/>
  </w:style>
  <w:style w:type="character" w:styleId="apple-converted-space" w:customStyle="1">
    <w:name w:val="apple-converted-space"/>
    <w:basedOn w:val="DefaultParagraphFont"/>
    <w:rsid w:val="004A2F8C"/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EE70A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dongxin%20elementary%20school%20dongshi%20taichung&amp;rlz=1C1BNSD_enTW976TW976&amp;ei=3UU-ZNylEsqKhwPzlJ24BA&amp;ved=2ahUKEwjg0sqx87L-AhUBAYgKHUMXBo4QvS56BAgKEAE&amp;uact=5&amp;oq=dongxin+elementary+school+dongshi+taichung&amp;gs_lcp=Cgxnd3Mtd2l6LXNlcnAQAzIICAAQiQUQogQyBQgAEKIEMgUIABCiBDIFCAAQogQ6CggAEIAEELADEBM6CwgAEB4QsAMQChATOgYIABAeEAo6BQghEKABOgcIIRCgARAKSgQIQRgBUPMBWOEqYIksaAFwAHgAgAFgiAGzCJIBAjE3mAEAoAEByAECwAEB&amp;sclient=gws-wiz-serp&amp;tbs=lf:1,lf_ui:2&amp;tbm=lcl&amp;rflfq=1&amp;num=10&amp;rldimm=14348857243100426649&amp;lqi=Cipkb25neGluIGVsZW1lbnRhcnkgc2Nob29sIGRvbmdzaGkgdGFpY2h1bmdIrq7Mx-WAgIAIWjwQABABEAIYARgCGAQiKmRvbmd4aW4gZWxlbWVudGFyeSBzY2hvb2wgZG9uZ3NoaSB0YWljaHVuZzICZW6SARFlbGVtZW50YXJ5X3NjaG9vbKoBTAoIL20vMDZ6ZGoQASodIhlkb25neGluIGVsZW1lbnRhcnkgc2Nob29sKAAyHxABIhs3_lqnECk-qfF2xUB5jhNYWeKkP_ONXlEQxLQ&amp;sa=X&amp;rlst=f&amp;safe=active&amp;ssui=on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1eb++9jBCWQwZNtCOrkyfs09Q==">CgMxLjAyCGguZ2pkZ3hzMgloLjMwajB6bGwyDmguNXNqdng2emkxOGNuOAByITEyRnVXWHRhc1pjMHp2N29pYzNCdnVveUZ5Q19INTJTRw==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2020-08-23T08:04:00Z</dcterms:created>
  <dc:creator>Erin/Janes</dc:creator>
</cp:coreProperties>
</file>